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C547" w14:textId="3B07727F" w:rsidR="00493C3C" w:rsidRDefault="002B278D">
      <w:r>
        <w:t xml:space="preserve">Test document with track changes. </w:t>
      </w:r>
      <w:ins w:id="0" w:author="Robin Moore" w:date="2025-10-17T10:02:00Z" w16du:dateUtc="2025-10-17T17:02:00Z">
        <w:r>
          <w:t xml:space="preserve">Here is an insertion. </w:t>
        </w:r>
      </w:ins>
      <w:del w:id="1" w:author="Robin Moore" w:date="2025-10-17T10:02:00Z" w16du:dateUtc="2025-10-17T17:02:00Z">
        <w:r w:rsidDel="002B278D">
          <w:delText xml:space="preserve">Here is a deletion. </w:delText>
        </w:r>
      </w:del>
      <w:r>
        <w:t xml:space="preserve">Here is a </w:t>
      </w:r>
      <w:del w:id="2" w:author="Robin Moore" w:date="2025-10-17T10:02:00Z" w16du:dateUtc="2025-10-17T17:02:00Z">
        <w:r w:rsidDel="002B278D">
          <w:delText xml:space="preserve">paragraph </w:delText>
        </w:r>
      </w:del>
      <w:ins w:id="3" w:author="Robin Moore" w:date="2025-10-17T10:02:00Z" w16du:dateUtc="2025-10-17T17:02:00Z">
        <w:r>
          <w:t xml:space="preserve">sentence </w:t>
        </w:r>
      </w:ins>
      <w:r>
        <w:t>with a change.</w:t>
      </w:r>
    </w:p>
    <w:sectPr w:rsidR="0049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in Moore">
    <w15:presenceInfo w15:providerId="Windows Live" w15:userId="2ba8a6502bb37d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8D"/>
    <w:rsid w:val="00184E2F"/>
    <w:rsid w:val="002B278D"/>
    <w:rsid w:val="003E7A69"/>
    <w:rsid w:val="00474D24"/>
    <w:rsid w:val="00493C3C"/>
    <w:rsid w:val="00777097"/>
    <w:rsid w:val="00A2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CBFA8"/>
  <w15:chartTrackingRefBased/>
  <w15:docId w15:val="{D347FE6A-11E1-054E-9655-84A28C9B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8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B27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Moore</dc:creator>
  <cp:keywords/>
  <dc:description/>
  <cp:lastModifiedBy>Robin Moore</cp:lastModifiedBy>
  <cp:revision>1</cp:revision>
  <dcterms:created xsi:type="dcterms:W3CDTF">2025-10-17T17:01:00Z</dcterms:created>
  <dcterms:modified xsi:type="dcterms:W3CDTF">2025-10-17T17:02:00Z</dcterms:modified>
</cp:coreProperties>
</file>